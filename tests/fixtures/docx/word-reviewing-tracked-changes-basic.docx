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6EC7C0" w14:textId="19737901" w:rsidR="00BA1128" w:rsidRPr="00BA1128" w:rsidRDefault="00BA1128">
      <w:pPr>
        <w:rPr>
          <w:rFonts w:ascii="Meiryo UI" w:eastAsia="Meiryo UI" w:hAnsi="Meiryo UI"/>
          <w:sz w:val="64"/>
          <w:szCs w:val="64"/>
        </w:rPr>
      </w:pPr>
      <w:r>
        <w:rPr>
          <w:rFonts w:ascii="Meiryo UI" w:eastAsia="Meiryo UI" w:hAnsi="Meiryo UI" w:hint="eastAsia"/>
          <w:sz w:val="64"/>
          <w:szCs w:val="64"/>
        </w:rPr>
        <w:t>校閲</w:t>
      </w:r>
      <w:r w:rsidRPr="00BA1128">
        <w:rPr>
          <w:rFonts w:ascii="Meiryo UI" w:eastAsia="Meiryo UI" w:hAnsi="Meiryo UI" w:hint="eastAsia"/>
          <w:sz w:val="64"/>
          <w:szCs w:val="64"/>
        </w:rPr>
        <w:t>のテスト</w:t>
      </w:r>
    </w:p>
    <w:p w14:paraId="59046BAD" w14:textId="181F93B2" w:rsidR="00BA1128" w:rsidRPr="00733744" w:rsidRDefault="00BA1128" w:rsidP="00BA1128">
      <w:pPr>
        <w:rPr>
          <w:rFonts w:ascii="Meiryo UI" w:eastAsia="Meiryo UI" w:hAnsi="Meiryo UI"/>
          <w:sz w:val="48"/>
          <w:szCs w:val="48"/>
        </w:rPr>
      </w:pPr>
      <w:r w:rsidRPr="00733744">
        <w:rPr>
          <w:rFonts w:ascii="Meiryo UI" w:eastAsia="Meiryo UI" w:hAnsi="Meiryo UI" w:hint="eastAsia"/>
          <w:sz w:val="48"/>
          <w:szCs w:val="48"/>
        </w:rPr>
        <w:t>校閲</w:t>
      </w:r>
      <w:r w:rsidRPr="00733744">
        <w:rPr>
          <w:rFonts w:ascii="Meiryo UI" w:eastAsia="Meiryo UI" w:hAnsi="Meiryo UI" w:hint="eastAsia"/>
          <w:sz w:val="48"/>
          <w:szCs w:val="48"/>
        </w:rPr>
        <w:t>して</w:t>
      </w:r>
      <w:ins w:id="0" w:author="Toshiki Iga" w:date="2026-07-02T20:01:00Z" w16du:dateUtc="2026-07-02T11:01:00Z">
        <w:r w:rsidR="00C64717">
          <w:rPr>
            <w:rFonts w:ascii="Meiryo UI" w:eastAsia="Meiryo UI" w:hAnsi="Meiryo UI" w:hint="eastAsia"/>
            <w:sz w:val="48"/>
            <w:szCs w:val="48"/>
          </w:rPr>
          <w:t>追加の</w:t>
        </w:r>
      </w:ins>
      <w:r w:rsidRPr="00733744">
        <w:rPr>
          <w:rFonts w:ascii="Meiryo UI" w:eastAsia="Meiryo UI" w:hAnsi="Meiryo UI" w:hint="eastAsia"/>
          <w:sz w:val="48"/>
          <w:szCs w:val="48"/>
        </w:rPr>
        <w:t>テスト</w:t>
      </w:r>
    </w:p>
    <w:p w14:paraId="0E735B6C" w14:textId="5EA532BA" w:rsidR="00BA1128" w:rsidRPr="00733744" w:rsidRDefault="00BA1128" w:rsidP="00BA1128">
      <w:pPr>
        <w:rPr>
          <w:rFonts w:ascii="Meiryo UI" w:eastAsia="Meiryo UI" w:hAnsi="Meiryo UI"/>
          <w:sz w:val="48"/>
          <w:szCs w:val="48"/>
        </w:rPr>
      </w:pPr>
      <w:r w:rsidRPr="00733744">
        <w:rPr>
          <w:rFonts w:ascii="Meiryo UI" w:eastAsia="Meiryo UI" w:hAnsi="Meiryo UI" w:hint="eastAsia"/>
          <w:sz w:val="48"/>
          <w:szCs w:val="48"/>
        </w:rPr>
        <w:t>校閲して</w:t>
      </w:r>
      <w:del w:id="1" w:author="Toshiki Iga" w:date="2026-07-02T20:01:00Z" w16du:dateUtc="2026-07-02T11:01:00Z">
        <w:r w:rsidRPr="00733744" w:rsidDel="00C64717">
          <w:rPr>
            <w:rFonts w:ascii="Meiryo UI" w:eastAsia="Meiryo UI" w:hAnsi="Meiryo UI" w:hint="eastAsia"/>
            <w:sz w:val="48"/>
            <w:szCs w:val="48"/>
          </w:rPr>
          <w:delText>ここを変更</w:delText>
        </w:r>
      </w:del>
      <w:ins w:id="2" w:author="Toshiki Iga" w:date="2026-07-02T20:01:00Z" w16du:dateUtc="2026-07-02T11:01:00Z">
        <w:r w:rsidR="00C64717">
          <w:rPr>
            <w:rFonts w:ascii="Meiryo UI" w:eastAsia="Meiryo UI" w:hAnsi="Meiryo UI" w:hint="eastAsia"/>
            <w:sz w:val="48"/>
            <w:szCs w:val="48"/>
          </w:rPr>
          <w:t>変更についての</w:t>
        </w:r>
      </w:ins>
      <w:r w:rsidRPr="00733744">
        <w:rPr>
          <w:rFonts w:ascii="Meiryo UI" w:eastAsia="Meiryo UI" w:hAnsi="Meiryo UI" w:hint="eastAsia"/>
          <w:sz w:val="48"/>
          <w:szCs w:val="48"/>
        </w:rPr>
        <w:t>テスト</w:t>
      </w:r>
    </w:p>
    <w:p w14:paraId="704735C3" w14:textId="3A30E6FF" w:rsidR="00BA1128" w:rsidRPr="00733744" w:rsidRDefault="00BA1128" w:rsidP="00BA1128">
      <w:pPr>
        <w:rPr>
          <w:rFonts w:ascii="Meiryo UI" w:eastAsia="Meiryo UI" w:hAnsi="Meiryo UI"/>
          <w:sz w:val="48"/>
          <w:szCs w:val="48"/>
        </w:rPr>
      </w:pPr>
      <w:r w:rsidRPr="00733744">
        <w:rPr>
          <w:rFonts w:ascii="Meiryo UI" w:eastAsia="Meiryo UI" w:hAnsi="Meiryo UI" w:hint="eastAsia"/>
          <w:sz w:val="48"/>
          <w:szCs w:val="48"/>
        </w:rPr>
        <w:t>校閲して</w:t>
      </w:r>
      <w:del w:id="3" w:author="Toshiki Iga" w:date="2026-07-02T20:02:00Z" w16du:dateUtc="2026-07-02T11:02:00Z">
        <w:r w:rsidRPr="00733744" w:rsidDel="00C64717">
          <w:rPr>
            <w:rFonts w:ascii="Meiryo UI" w:eastAsia="Meiryo UI" w:hAnsi="Meiryo UI" w:hint="eastAsia"/>
            <w:sz w:val="48"/>
            <w:szCs w:val="48"/>
          </w:rPr>
          <w:delText>削除する</w:delText>
        </w:r>
      </w:del>
      <w:r w:rsidRPr="00733744">
        <w:rPr>
          <w:rFonts w:ascii="Meiryo UI" w:eastAsia="Meiryo UI" w:hAnsi="Meiryo UI" w:hint="eastAsia"/>
          <w:sz w:val="48"/>
          <w:szCs w:val="48"/>
        </w:rPr>
        <w:t>テスト</w:t>
      </w:r>
    </w:p>
    <w:p w14:paraId="0A4BEA4A" w14:textId="21293CC2" w:rsidR="00BA1128" w:rsidRPr="00BA1128" w:rsidRDefault="00BA1128">
      <w:pPr>
        <w:rPr>
          <w:rFonts w:hint="eastAsia"/>
        </w:rPr>
      </w:pPr>
    </w:p>
    <w:p w14:paraId="3076E9D9" w14:textId="77777777" w:rsidR="00BA1128" w:rsidRDefault="00BA1128">
      <w:pPr>
        <w:rPr>
          <w:rFonts w:hint="eastAsia"/>
        </w:rPr>
      </w:pPr>
    </w:p>
    <w:sectPr w:rsidR="00BA11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Toshiki Iga">
    <w15:presenceInfo w15:providerId="Windows Live" w15:userId="0b5557bd30d7a48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28"/>
    <w:rsid w:val="00286CA9"/>
    <w:rsid w:val="00733744"/>
    <w:rsid w:val="00BA1128"/>
    <w:rsid w:val="00C6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CF94A"/>
  <w15:chartTrackingRefBased/>
  <w15:docId w15:val="{1852F520-8548-E249-8437-5CFD16D7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11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1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1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1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1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1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1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1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11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A11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A11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11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A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1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A11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1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12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A112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A112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A1128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C64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</cp:coreProperties>
</file>